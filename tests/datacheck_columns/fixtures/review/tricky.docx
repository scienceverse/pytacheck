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Title line</w:t>
      </w:r>
    </w:p>
    <w:p>
      <w:r>
        <w:t xml:space="preserve">var1</w:t>
      </w:r>
      <w:r>
        <w:tab/>
      </w:r>
      <w:r>
        <w:t xml:space="preserve">First variable</w:t>
      </w:r>
      <w:r>
        <w:br/>
      </w:r>
      <w:r>
        <w:t xml:space="preserve">cont</w:t>
      </w:r>
    </w:p>
    <w:p>
      <w:hyperlink r:id="rId999">
        <w:r>
          <w:t>linked text</w:t>
        </w:r>
      </w:hyperlink>
      <w:r>
        <w:t xml:space="preserve"> after link</w:t>
      </w:r>
    </w:p>
    <w:p>
      <w:r>
        <w:fldChar w:fldCharType="begin"/>
      </w:r>
      <w:r>
        <w:instrText> PAGE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field done</w:t>
      </w:r>
    </w:p>
    <w:p>
      <w:ins w:id="1" w:author="a">
        <w:r>
          <w:t>inserted</w:t>
        </w:r>
      </w:ins>
      <w:del w:id="2" w:author="a">
        <w:r>
          <w:delText>deleted</w:delText>
        </w:r>
      </w:del>
      <w:r>
        <w:t xml:space="preserve"> tracked</w:t>
      </w:r>
    </w:p>
    <w:p>
      <w:r>
        <w:t>soft</w:t>
        <w:softHyphen/>
        <w:t>hy</w:t>
        <w:noBreakHyphen/>
        <w:t>phen</w:t>
      </w:r>
      <w:r>
        <w:sym w:font="Symbol" w:char="F0B7"/>
      </w:r>
    </w:p>
    <w:p>
      <w:sdt>
        <w:sdtContent>
          <w:r>
            <w:t>in sdt</w:t>
          </w:r>
        </w:sdtContent>
      </w:sdt>
    </w:p>
    <w:p>
      <w:smartTag>
        <w:r>
          <w:t>smart</w:t>
        </w:r>
      </w:smartTag>
      <w:r>
        <w:t xml:space="preserve"> tag</w:t>
      </w:r>
    </w:p>
    <w:tbl>
      <w:tblPr/>
      <w:tblGrid>
        <w:gridCol/>
        <w:gridCol/>
      </w:tblGrid>
      <w:tr>
        <w:tc>
          <w:p>
            <w:r>
              <w:t xml:space="preserve">code</w:t>
            </w:r>
          </w:p>
          <w:p>
            <w:r>
              <w:t xml:space="preserve">second para</w:t>
            </w:r>
          </w:p>
        </w:tc>
        <w:tc>
          <w:p>
            <w:r>
              <w:t xml:space="preserve">meaning</w:t>
            </w:r>
          </w:p>
        </w:tc>
      </w:tr>
      <w:tr>
        <w:tc>
          <w:tcPr>
            <w:gridSpan w:val="2"/>
          </w:tcPr>
          <w:p>
            <w:r>
              <w:t xml:space="preserve">merged across</w:t>
            </w:r>
          </w:p>
        </w:tc>
      </w:tr>
      <w:tr>
        <w:tc>
          <w:tcPr>
            <w:vMerge w:val="restart"/>
          </w:tcPr>
          <w:p>
            <w:r>
              <w:t xml:space="preserve">top</w:t>
            </w:r>
          </w:p>
        </w:tc>
        <w:tc>
          <w:p>
            <w:r>
              <w:t xml:space="preserve">r3c2</w:t>
            </w:r>
          </w:p>
        </w:tc>
      </w:tr>
      <w:tr>
        <w:tc>
          <w:tcPr>
            <w:vMerge/>
          </w:tcPr>
          <w:p/>
        </w:tc>
        <w:tc>
          <w:p>
            <w:r>
              <w:t xml:space="preserve">r4c2</w:t>
            </w:r>
          </w:p>
          <w:tbl>
            <w:tr>
              <w:tc>
                <w:p>
                  <w:r>
                    <w:t xml:space="preserve">nested</w:t>
                  </w:r>
                </w:p>
              </w:tc>
            </w:tr>
          </w:tbl>
          <w:p>
            <w:r>
              <w:t xml:space="preserve">after nested</w:t>
            </w:r>
          </w:p>
        </w:tc>
      </w:tr>
      <w:tr>
        <w:tc>
          <w:p/>
        </w:tc>
        <w:tc>
          <w:p>
            <w:r>
              <w:t xml:space="preserve">   </w:t>
            </w:r>
          </w:p>
        </w:tc>
      </w:tr>
    </w:tbl>
    <w:p>
      <w:r>
        <w:t xml:space="preserve">Closing paragraph</w:t>
      </w:r>
    </w:p>
    <w:p>
      <w:r>
        <w:t>  </w:t>
      </w:r>
    </w:p>
    <w:p>
      <w:r>
        <w:cr/>
        <w:t>after cr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2026-09-24T21:17:02Z</dcterms:modified>
  <cp:category/>
</cp:coreProperties>
</file>